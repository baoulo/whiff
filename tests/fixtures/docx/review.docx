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mbeddings/Microsoft_Excel_Worksheet.xlsx" ContentType="application/vnd.openxmlformats-officedocument.spreadsheetml.shee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Harbour Safety Review</w:t>
      </w:r>
    </w:p>
    <w:p>
      <w:pPr>
        <w:pStyle w:val="Heading1"/>
      </w:pPr>
      <w:r>
        <w:t xml:space="preserve">Introduction</w:t>
      </w:r>
    </w:p>
    <w:p>
      <w:r>
        <w:t xml:space="preserve">This review covers the night shift at the old harbour, the crane inspections and the new mooring rules.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Cranes</w:t>
      </w:r>
    </w:p>
    <w:p>
      <w:r>
        <w:t>Crane 3 needs a new brake. </w:t>
      </w:r>
      <w:ins w:id="1" w:author="Ana Lima" w:date="2024-05-02T09:00:00Z">
        <w:r>
          <w:t>Repairs are scheduled for June.</w:t>
        </w:r>
      </w:ins>
      <w:del w:id="2" w:author="Jonas Wren" w:date="2024-05-02T10:00:00Z">
        <w:r>
          <w:delText>Old text.</w:delText>
        </w:r>
      </w:del>
      <w:commentRangeStart w:id="0"/>
      <w:r>
        <w:commentReference w:id="0"/>
      </w:r>
      <w:r>
        <w:footnoteReference w:id="1"/>
      </w:r>
    </w:p>
    <w:p>
      <w:pPr>
        <w:pStyle w:val="Kop3"/>
      </w:pPr>
      <w:r>
        <w:t xml:space="preserve">Moorings</w:t>
      </w:r>
    </w:p>
    <w:p>
      <w:hyperlink r:id="rId5">
        <w:r>
          <w:t>Mooring rules</w:t>
        </w:r>
      </w:hyperlink>
      <w:r>
        <w:t> are published online.</w:t>
      </w:r>
    </w:p>
    <w:p>
      <w:fldSimple w:instr=" DATE \@ &quot;d MMMM yyyy&quot; ">
        <w:r>
          <w:t>3 May 2024</w:t>
        </w:r>
      </w:fldSimple>
    </w:p>
    <w:tbl>
      <w:tr>
        <w:tc>
          <w:p>
            <w:r>
              <w:t>Crane</w:t>
            </w:r>
          </w:p>
        </w:tc>
        <w:tc>
          <w:p>
            <w:r>
              <w:t>Status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>
  <w:comment w:id="0" w:author="Ana Lima" w:date="2024-05-02T09:30:00Z">
    <w:p>
      <w:r>
        <w:t>Check the brake supplier.</w:t>
      </w:r>
    </w:p>
  </w:comment>
</w:comments>
</file>

<file path=word/footnotes.xml><?xml version="1.0" encoding="utf-8"?>
<w:footnotes xmlns:w="http://schemas.openxmlformats.org/wordprocessingml/2006/main">
  <w:footnote w:type="separator" w:id="-1"/>
  <w:footnote w:id="1">
    <w:p>
      <w:r>
        <w:t>Inspection of 2 May.</w:t>
      </w:r>
    </w:p>
  </w:footnote>
</w:footnote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Kop3">
    <w:name w:val="heading 3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yperlink" Target="https://www.example.org/harbour/moorings" TargetMode="External"/><Relationship Id="rId6" Type="http://schemas.openxmlformats.org/officeDocument/2006/relationships/package" Target="embeddings/Microsoft_Excel_Worksheet.xlsx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TotalTime>95</TotalTime>
  <Pages>3</Pages>
  <Words>412</Words>
  <Characters>2350</Characters>
  <Lines>40</Lines>
  <Paragraphs>12</Paragraphs>
  <Company>Example Port Authority</Company>
  <AppVersion>16.0000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Harbour Safety Review</dc:title>
  <dc:creator>Ana Lima; Jonas Wren</dc:creator>
  <dc:subject>Night-shift safety at the old harbour</dc:subject>
  <cp:keywords>harbour, safety, cranes</cp:keywords>
  <cp:lastModifiedBy>Jonas Wren</cp:lastModifiedBy>
  <cp:revision>7</cp:revision>
  <cp:category>Report</cp:category>
  <cp:lastPrinted>2024-05-03T15:00:00Z</cp:lastPrinted>
  <dc:language>en-GB</dc:language>
  <dcterms:created xsi:type="dcterms:W3CDTF">2024-05-01T08:30:00Z</dcterms:created>
  <dcterms:modified xsi:type="dcterms:W3CDTF">2024-05-03T16:10:00Z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Harbour 2024</vt:lpwstr>
  </property>
  <property fmtid="{D5CDD505-2E9C-101B-9397-08002B2CF9AE}" pid="3" name="Reviewed">
    <vt:bool>true</vt:bool>
  </property>
  <property fmtid="{D5CDD505-2E9C-101B-9397-08002B2CF9AE}" pid="4" name="MSIP_Label_3f2b1c4d-5e6f-4a7b-8c9d-0e1f2a3b4c5d_Enabled">
    <vt:lpwstr>true</vt:lpwstr>
  </property>
  <property fmtid="{D5CDD505-2E9C-101B-9397-08002B2CF9AE}" pid="5" name="MSIP_Label_3f2b1c4d-5e6f-4a7b-8c9d-0e1f2a3b4c5d_Name">
    <vt:lpwstr>Internal</vt:lpwstr>
  </property>
  <property fmtid="{D5CDD505-2E9C-101B-9397-08002B2CF9AE}" pid="6" name="MSIP_Label_3f2b1c4d-5e6f-4a7b-8c9d-0e1f2a3b4c5d_SiteId">
    <vt:lpwstr>11111111-2222-3333-4444-555555555555</vt:lpwstr>
  </property>
  <property fmtid="{D5CDD505-2E9C-101B-9397-08002B2CF9AE}" pid="7" name="MSIP_Label_3f2b1c4d-5e6f-4a7b-8c9d-0e1f2a3b4c5d_Method">
    <vt:lpwstr>Standard</vt:lpwstr>
  </property>
</Properties>
</file>